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41600" w14:textId="77777777" w:rsidR="00B211A3" w:rsidRDefault="00000000">
      <w:pPr>
        <w:jc w:val="both"/>
      </w:pPr>
      <w:r>
        <w:rPr>
          <w:b/>
          <w:szCs w:val="24"/>
        </w:rPr>
        <w:t>II. Methodology</w:t>
      </w:r>
    </w:p>
    <w:p w14:paraId="401CBBAB" w14:textId="77777777" w:rsidR="00B211A3" w:rsidRDefault="00000000">
      <w:pPr>
        <w:jc w:val="both"/>
      </w:pPr>
      <w:r>
        <w:rPr>
          <w:szCs w:val="24"/>
        </w:rPr>
        <w:t xml:space="preserve">The analysis required the systematic examination of 2,924 judicial decisions drawn from the Sabin Center’s Climate Change Litigation Database, comprising documents from 102 jurisdictions, written </w:t>
      </w:r>
      <w:del w:id="0" w:author="Claude" w:date="2026-03-24T00:00:00Z">
        <w:r>
          <w:rPr>
            <w:szCs w:val="24"/>
          </w:rPr>
          <w:delText>different</w:delText>
        </w:r>
      </w:del>
      <w:ins w:id="1" w:author="Claude" w:date="2026-03-24T00:00:00Z">
        <w:r>
          <w:rPr>
            <w:szCs w:val="24"/>
          </w:rPr>
          <w:t>in different</w:t>
        </w:r>
      </w:ins>
      <w:r>
        <w:rPr>
          <w:szCs w:val="24"/>
        </w:rPr>
        <w:t xml:space="preserve"> languages, and employing citation formats that vary across legal traditions. </w:t>
      </w:r>
      <w:ins w:id="2" w:author="Claude" w:date="2026-03-24T00:00:00Z">
        <w:r>
          <w:rPr>
            <w:szCs w:val="24"/>
          </w:rPr>
          <w:t xml:space="preserve">The documents were collected as PDF files and their textual content was extracted programmatically using a three-tier hierarchy of extraction libraries (pdfplumber, PyMuPDF, and PyPDF2), with automatic fallback across tiers to maximise coverage; a quality pre-check module filtered out garbled or corrupted documents before any downstream processing. </w:t>
        </w:r>
      </w:ins>
      <w:r>
        <w:rPr>
          <w:szCs w:val="24"/>
        </w:rPr>
        <w:t>Identifying every reference to case law in this corpus and determining whether each citation is domestic or foreign is a task that traditional methods, whether manual reading or regex-based pattern matching, could not accomplish at this scale with acceptable accuracy. Courts cite foreign decisions in formats ranging from formal neutral citations to narrative references embedded in reasoning, and the same case may appear under different names across jurisdictions. This diversity demanded an approach capable of understanding legal text in context rather than merely matching predetermined patterns, making Large Language Models a necessary methodological choice.</w:t>
      </w:r>
    </w:p>
    <w:p w14:paraId="29585568" w14:textId="070EB388" w:rsidR="00B211A3" w:rsidRDefault="00000000">
      <w:pPr>
        <w:jc w:val="both"/>
      </w:pPr>
      <w:r>
        <w:rPr>
          <w:szCs w:val="24"/>
        </w:rPr>
        <w:t>The extraction pipeline operated in sequential phases. First, each decision was classified as a judicial decision or another document type, filtering the corpus to the relevant subset</w:t>
      </w:r>
      <w:del w:id="3" w:author="Claude" w:date="2026-03-24T00:00:00Z">
        <w:r>
          <w:rPr>
            <w:szCs w:val="24"/>
          </w:rPr>
          <w:delText>.</w:delText>
        </w:r>
      </w:del>
      <w:ins w:id="4" w:author="Claude" w:date="2026-03-24T00:00:00Z">
        <w:r>
          <w:rPr>
            <w:szCs w:val="24"/>
          </w:rPr>
          <w:t>; classification relied on a title-heuristic fast path (matching terminal keywords such as “judgment” or “decision”) with a Gemini 2.5 Pro fallback for ambiguous cases.</w:t>
        </w:r>
      </w:ins>
      <w:r>
        <w:rPr>
          <w:szCs w:val="24"/>
        </w:rPr>
        <w:t xml:space="preserve"> The full text of each confirmed decision was then processed by Google’s Gemini </w:t>
      </w:r>
      <w:del w:id="5" w:author="Claude" w:date="2026-03-24T00:00:00Z">
        <w:r>
          <w:rPr>
            <w:szCs w:val="24"/>
          </w:rPr>
          <w:delText>API, which was tasked with identifying</w:delText>
        </w:r>
      </w:del>
      <w:ins w:id="6" w:author="Claude" w:date="2026-03-24T00:00:00Z">
        <w:r>
          <w:rPr>
            <w:szCs w:val="24"/>
          </w:rPr>
          <w:t>2.5 Flash model (with structured “thinking” enabled and temperature set to zero for reproducibility), which identified</w:t>
        </w:r>
      </w:ins>
      <w:r>
        <w:rPr>
          <w:szCs w:val="24"/>
        </w:rPr>
        <w:t xml:space="preserve"> every case law reference in the document regardless of format</w:t>
      </w:r>
      <w:del w:id="7" w:author="Claude" w:date="2026-03-24T00:00:00Z">
        <w:r>
          <w:rPr>
            <w:szCs w:val="24"/>
          </w:rPr>
          <w:delText>, capturing</w:delText>
        </w:r>
      </w:del>
      <w:ins w:id="8" w:author="Claude" w:date="2026-03-24T00:00:00Z">
        <w:r>
          <w:rPr>
            <w:szCs w:val="24"/>
          </w:rPr>
          <w:t xml:space="preserve"> across twelve citation-format categories (traditional, narrative, shorthand, scholarly, procedural, comparative, signal, footnote, dissenting, doctrinal, advisory, and pending). The model captured</w:t>
        </w:r>
      </w:ins>
      <w:r>
        <w:rPr>
          <w:szCs w:val="24"/>
        </w:rPr>
        <w:t xml:space="preserve"> the citation text, its context within the decision, and the section in which it appeared. </w:t>
      </w:r>
      <w:ins w:id="9" w:author="Claude" w:date="2026-03-24T00:00:00Z">
        <w:r>
          <w:rPr>
            <w:szCs w:val="24"/>
          </w:rPr>
          <w:t xml:space="preserve">To mitigate hallucination risk, the extraction prompt deliberately excluded any knowledge-base content, and each batch of extracted references was subjected to post-extraction hard filters—pipe-format detection (to discard metadata artefacts) and anachronism checks (to reject citations to cases decided after the source document)—followed by a Sabin filter that retained only references matching cases present in the Climate Case Chart database. Snippet extraction then located the verbatim passage in the source text corresponding to each citation. </w:t>
        </w:r>
      </w:ins>
      <w:r>
        <w:rPr>
          <w:szCs w:val="24"/>
        </w:rPr>
        <w:t xml:space="preserve">For each extracted reference, the system identified the jurisdiction of origin through a three-tier process: a dictionary lookup against a database of </w:t>
      </w:r>
      <w:del w:id="10" w:author="Claude" w:date="2026-03-24T00:00:00Z">
        <w:r>
          <w:rPr>
            <w:szCs w:val="24"/>
          </w:rPr>
          <w:delText>known courts and landmark climate cases</w:delText>
        </w:r>
      </w:del>
      <w:ins w:id="11" w:author="Claude" w:date="2026-03-24T00:00:00Z">
        <w:r>
          <w:rPr>
            <w:szCs w:val="24"/>
          </w:rPr>
          <w:t>over eighty known courts, with automatic confidence scoring (0.95)</w:t>
        </w:r>
      </w:ins>
      <w:r>
        <w:rPr>
          <w:szCs w:val="24"/>
        </w:rPr>
        <w:t xml:space="preserve">, followed by </w:t>
      </w:r>
      <w:del w:id="12" w:author="Claude" w:date="2026-03-24T00:00:00Z">
        <w:r>
          <w:rPr>
            <w:szCs w:val="24"/>
          </w:rPr>
          <w:delText>LLM-assisted analysis</w:delText>
        </w:r>
      </w:del>
      <w:ins w:id="13" w:author="Claude" w:date="2026-03-24T00:00:00Z">
        <w:r>
          <w:rPr>
            <w:szCs w:val="24"/>
          </w:rPr>
          <w:t>Gemini 2.5 Pro analysis (confidence 0.5–0.9)</w:t>
        </w:r>
      </w:ins>
      <w:r>
        <w:rPr>
          <w:szCs w:val="24"/>
        </w:rPr>
        <w:t xml:space="preserve"> for unresolved references, with confidence scores assigned at each tier. </w:t>
      </w:r>
      <w:ins w:id="14" w:author="Gustavo Rodriguez" w:date="2026-03-24T23:38:00Z" w16du:dateUtc="2026-03-25T02:38:00Z">
        <w:r w:rsidR="008B3B33">
          <w:rPr>
            <w:szCs w:val="24"/>
          </w:rPr>
          <w:t xml:space="preserve">Each citation was </w:t>
        </w:r>
        <w:r w:rsidR="008B3B33">
          <w:rPr>
            <w:szCs w:val="24"/>
          </w:rPr>
          <w:lastRenderedPageBreak/>
          <w:t xml:space="preserve">then classified into the sixfold typology developed for this research through a deterministic, rule-based algorithm that combined the geographic attributes of the source and cited jurisdictions with binding-court membership tables (covering, inter alia, </w:t>
        </w:r>
        <w:proofErr w:type="spellStart"/>
        <w:r w:rsidR="008B3B33">
          <w:rPr>
            <w:szCs w:val="24"/>
          </w:rPr>
          <w:t>IACtHR</w:t>
        </w:r>
        <w:proofErr w:type="spellEnd"/>
        <w:r w:rsidR="008B3B33">
          <w:rPr>
            <w:szCs w:val="24"/>
          </w:rPr>
          <w:t>, ECtHR, and ACHPR member states). Because this classification step is purely algorithmic, it introduces no additional model-dependency risk. Finally, an inline verification phase re-submitted each citation to Gemini 2.5 Flash, which was asked to locate a verbatim quote in the source text confirming that the reference exists; the returned snippet was validated through fuzzy matching at a 95% character-similarity threshold, and citations that could not be confirmed were automatically flagged for manual review.</w:t>
        </w:r>
        <w:r w:rsidR="008B3B33">
          <w:rPr>
            <w:szCs w:val="24"/>
          </w:rPr>
          <w:t xml:space="preserve"> </w:t>
        </w:r>
      </w:ins>
      <w:proofErr w:type="spellStart"/>
      <w:r>
        <w:rPr>
          <w:szCs w:val="24"/>
        </w:rPr>
        <w:t>Anthropic’s</w:t>
      </w:r>
      <w:proofErr w:type="spellEnd"/>
      <w:r>
        <w:rPr>
          <w:szCs w:val="24"/>
        </w:rPr>
        <w:t xml:space="preserve"> Claude was then employed as a reviewer, verifying the outputs of the extraction phase and performing the classification of each citation into the sixfold typology developed for this research. The separation of extraction and review across two independent model families was a deliberate methodological choice, reducing the risk of systematic errors that a single-model pipeline might propagate.</w:t>
      </w:r>
      <w:ins w:id="15" w:author="Gustavo Rodriguez" w:date="2026-03-24T23:38:00Z" w16du:dateUtc="2026-03-25T02:38:00Z">
        <w:r w:rsidR="008B3B33">
          <w:rPr>
            <w:szCs w:val="24"/>
          </w:rPr>
          <w:t xml:space="preserve"> </w:t>
        </w:r>
      </w:ins>
    </w:p>
    <w:p w14:paraId="3CD138CB" w14:textId="77777777" w:rsidR="00B211A3" w:rsidRDefault="00000000">
      <w:pPr>
        <w:jc w:val="both"/>
      </w:pPr>
      <w:r>
        <w:rPr>
          <w:szCs w:val="24"/>
        </w:rPr>
        <w:t xml:space="preserve">The computational results were subjected to manual verification through a batch-by-batch review process in which the researchers examined the original PDF decisions against the extracted citations. This verification revealed that automated extraction, while necessary for processing the full corpus, produced a non-trivial rate of errors, including misattributions of case origins and hallucinated references, confirming that LLM-based extraction without human oversight would be methodologically insufficient. Citations flagged with confidence scores below </w:t>
      </w:r>
      <w:del w:id="16" w:author="Claude" w:date="2026-03-24T00:00:00Z">
        <w:r>
          <w:rPr>
            <w:szCs w:val="24"/>
          </w:rPr>
          <w:delText>the established threshold</w:delText>
        </w:r>
      </w:del>
      <w:ins w:id="17" w:author="Claude" w:date="2026-03-24T00:00:00Z">
        <w:r>
          <w:rPr>
            <w:szCs w:val="24"/>
          </w:rPr>
          <w:t>0.7</w:t>
        </w:r>
      </w:ins>
      <w:r>
        <w:rPr>
          <w:szCs w:val="24"/>
        </w:rPr>
        <w:t xml:space="preserve"> were individually reviewed, and the final dataset was deduplicated at the level of the unique citing decision: one judicial decision citing a given foreign case counts as one citation, regardless of how many times or under how many name variants the reference appears. The resulting dataset of 1,410 verified cross-jurisdictional citations forms the empirical basis for the findings presented in this paper.</w:t>
      </w:r>
    </w:p>
    <w:sectPr w:rsidR="00B211A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9450558">
    <w:abstractNumId w:val="8"/>
  </w:num>
  <w:num w:numId="2" w16cid:durableId="1190605098">
    <w:abstractNumId w:val="6"/>
  </w:num>
  <w:num w:numId="3" w16cid:durableId="296841618">
    <w:abstractNumId w:val="5"/>
  </w:num>
  <w:num w:numId="4" w16cid:durableId="1121456551">
    <w:abstractNumId w:val="4"/>
  </w:num>
  <w:num w:numId="5" w16cid:durableId="1990398983">
    <w:abstractNumId w:val="7"/>
  </w:num>
  <w:num w:numId="6" w16cid:durableId="647977919">
    <w:abstractNumId w:val="3"/>
  </w:num>
  <w:num w:numId="7" w16cid:durableId="1516992416">
    <w:abstractNumId w:val="2"/>
  </w:num>
  <w:num w:numId="8" w16cid:durableId="1427577004">
    <w:abstractNumId w:val="1"/>
  </w:num>
  <w:num w:numId="9" w16cid:durableId="91589558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stavo Rodriguez">
    <w15:presenceInfo w15:providerId="Windows Live" w15:userId="ce99002badf695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18A9"/>
    <w:rsid w:val="008B3B33"/>
    <w:rsid w:val="009C589B"/>
    <w:rsid w:val="00AA1D8D"/>
    <w:rsid w:val="00B211A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52A1DC"/>
  <w14:defaultImageDpi w14:val="300"/>
  <w15:docId w15:val="{97BE9CBE-EF16-4FCD-9B6A-5A14E9E20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8B3B33"/>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Pages>
  <Words>811</Words>
  <Characters>4623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Gustavo Rodriguez</cp:lastModifiedBy>
  <cp:revision>3</cp:revision>
  <dcterms:created xsi:type="dcterms:W3CDTF">2013-12-23T23:15:00Z</dcterms:created>
  <dcterms:modified xsi:type="dcterms:W3CDTF">2026-03-25T04:13:00Z</dcterms:modified>
  <cp:category/>
</cp:coreProperties>
</file>